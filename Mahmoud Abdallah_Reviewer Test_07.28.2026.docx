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37E23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Instructions</w:t>
      </w:r>
    </w:p>
    <w:p w14:paraId="00000002" w14:textId="4FAE5BCE" w:rsidR="00137E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Below you will find three reviews related to insurance companies and credit cards.  </w:t>
      </w:r>
      <w:r w:rsidR="00D26E55">
        <w:rPr>
          <w:color w:val="000000"/>
        </w:rPr>
        <w:br/>
      </w:r>
      <w:r>
        <w:rPr>
          <w:color w:val="000000"/>
        </w:rPr>
        <w:t>Your goal is to make grammatical corrections so that the content is more useful to the average reader.</w:t>
      </w:r>
    </w:p>
    <w:p w14:paraId="00000003" w14:textId="77777777" w:rsidR="00137E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Make sure to correct every grammatical mistake present in the post, but try to make as few changes as possible.</w:t>
      </w:r>
    </w:p>
    <w:p w14:paraId="00000004" w14:textId="77777777" w:rsidR="00137E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 track changes for all of your corrections</w:t>
      </w:r>
    </w:p>
    <w:p w14:paraId="00000005" w14:textId="77777777" w:rsidR="00137E23" w:rsidRDefault="00000000">
      <w:r>
        <w:rPr>
          <w:b/>
        </w:rPr>
        <w:t>Example:</w:t>
      </w:r>
    </w:p>
    <w:p w14:paraId="00000006" w14:textId="77777777" w:rsidR="00137E23" w:rsidRDefault="00000000">
      <w:r>
        <w:t>I isn't happy for the service offered to me, when I had file an insurance claim.</w:t>
      </w:r>
    </w:p>
    <w:p w14:paraId="00000007" w14:textId="77777777" w:rsidR="00137E23" w:rsidRDefault="00000000">
      <w:r>
        <w:rPr>
          <w:b/>
        </w:rPr>
        <w:t>After corrections:</w:t>
      </w:r>
    </w:p>
    <w:p w14:paraId="388CD701" w14:textId="35F8383C" w:rsidR="00B562EB" w:rsidRDefault="00000000" w:rsidP="00B562EB">
      <w:pPr>
        <w:pBdr>
          <w:bottom w:val="thinThickThinMediumGap" w:sz="18" w:space="1" w:color="auto"/>
        </w:pBdr>
      </w:pPr>
      <w:r>
        <w:t xml:space="preserve">I </w:t>
      </w:r>
      <w:del w:id="0" w:author="RossGarner" w:date="2012-08-28T12:46:00Z">
        <w:r>
          <w:delText xml:space="preserve">isn't </w:delText>
        </w:r>
      </w:del>
      <w:ins w:id="1" w:author="RossGarner" w:date="2012-08-28T12:46:00Z">
        <w:r>
          <w:t xml:space="preserve">wasn’t </w:t>
        </w:r>
      </w:ins>
      <w:r>
        <w:t xml:space="preserve">happy  </w:t>
      </w:r>
      <w:del w:id="2" w:author="RossGarner" w:date="2019-12-19T12:53:00Z">
        <w:r>
          <w:delText xml:space="preserve">for </w:delText>
        </w:r>
      </w:del>
      <w:ins w:id="3" w:author="RossGarner" w:date="2019-12-19T12:53:00Z">
        <w:r>
          <w:t xml:space="preserve">with </w:t>
        </w:r>
      </w:ins>
      <w:r>
        <w:t xml:space="preserve">the service offered to me, when I had </w:t>
      </w:r>
      <w:ins w:id="4" w:author="RossGarner" w:date="2019-12-19T12:53:00Z">
        <w:r>
          <w:t xml:space="preserve">to </w:t>
        </w:r>
      </w:ins>
      <w:r>
        <w:t>file an insurance claim.</w:t>
      </w:r>
    </w:p>
    <w:p w14:paraId="0000000C" w14:textId="710E189A" w:rsidR="00137E23" w:rsidRDefault="005B43FC" w:rsidP="00FD0BF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90B084" wp14:editId="76EFFC7F">
                <wp:simplePos x="0" y="0"/>
                <wp:positionH relativeFrom="column">
                  <wp:posOffset>679450</wp:posOffset>
                </wp:positionH>
                <wp:positionV relativeFrom="paragraph">
                  <wp:posOffset>735330</wp:posOffset>
                </wp:positionV>
                <wp:extent cx="196850" cy="82550"/>
                <wp:effectExtent l="0" t="0" r="0" b="0"/>
                <wp:wrapNone/>
                <wp:docPr id="10657961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825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93F2D" id="Rectangle 1" o:spid="_x0000_s1026" style="position:absolute;margin-left:53.5pt;margin-top:57.9pt;width:15.5pt;height: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" fillcolor="yellow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813D9" wp14:editId="5CC41795">
                <wp:simplePos x="0" y="0"/>
                <wp:positionH relativeFrom="column">
                  <wp:posOffset>666750</wp:posOffset>
                </wp:positionH>
                <wp:positionV relativeFrom="paragraph">
                  <wp:posOffset>487680</wp:posOffset>
                </wp:positionV>
                <wp:extent cx="196850" cy="82550"/>
                <wp:effectExtent l="0" t="0" r="0" b="0"/>
                <wp:wrapNone/>
                <wp:docPr id="9455247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8255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71DF2" id="Rectangle 1" o:spid="_x0000_s1026" style="position:absolute;margin-left:52.5pt;margin-top:38.4pt;width:15.5pt;height: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" fillcolor="#e00" stroked="f" strokeweight="2pt"/>
            </w:pict>
          </mc:Fallback>
        </mc:AlternateContent>
      </w:r>
      <w:r w:rsidR="00D26E55">
        <w:br/>
      </w:r>
      <w:r w:rsidR="00D26E55" w:rsidRPr="00D26E55">
        <w:rPr>
          <w:b/>
          <w:bCs/>
          <w:sz w:val="26"/>
          <w:szCs w:val="26"/>
        </w:rPr>
        <w:t>CORRECTIONS</w:t>
      </w:r>
      <w:r w:rsidR="00B562EB">
        <w:rPr>
          <w:b/>
          <w:bCs/>
          <w:sz w:val="26"/>
          <w:szCs w:val="26"/>
        </w:rPr>
        <w:br/>
        <w:t>remov</w:t>
      </w:r>
      <w:r>
        <w:rPr>
          <w:b/>
          <w:bCs/>
          <w:sz w:val="26"/>
          <w:szCs w:val="26"/>
        </w:rPr>
        <w:t xml:space="preserve">e </w:t>
      </w:r>
      <w:r w:rsidR="00B562EB">
        <w:rPr>
          <w:b/>
          <w:bCs/>
          <w:sz w:val="26"/>
          <w:szCs w:val="26"/>
        </w:rPr>
        <w:br/>
        <w:t>modif</w:t>
      </w:r>
      <w:r w:rsidR="00131DE5">
        <w:rPr>
          <w:b/>
          <w:bCs/>
          <w:sz w:val="26"/>
          <w:szCs w:val="26"/>
        </w:rPr>
        <w:t>y</w:t>
      </w:r>
      <w:r w:rsidR="00D26E55">
        <w:br/>
      </w:r>
      <w:r w:rsidR="00D26E55" w:rsidRPr="00D26E55">
        <w:rPr>
          <w:b/>
          <w:bCs/>
        </w:rPr>
        <w:t>Wirtz Insurance Company Review</w:t>
      </w:r>
      <w:r w:rsidR="00D26E55" w:rsidRPr="00D26E55">
        <w:br/>
      </w:r>
      <w:r w:rsidR="00FD0BF4" w:rsidRPr="00FD0BF4">
        <w:t xml:space="preserve">I </w:t>
      </w:r>
      <w:r w:rsidR="00FD0BF4" w:rsidRPr="00FD0BF4">
        <w:rPr>
          <w:highlight w:val="yellow"/>
        </w:rPr>
        <w:t>did</w:t>
      </w:r>
      <w:r w:rsidR="00FD0BF4" w:rsidRPr="00FD0BF4">
        <w:t xml:space="preserve"> business with Wirtz Insurance Company for a brief period of </w:t>
      </w:r>
      <w:r w:rsidR="00FD0BF4" w:rsidRPr="00FD0BF4">
        <w:t>time,</w:t>
      </w:r>
      <w:r w:rsidR="00FD0BF4" w:rsidRPr="00FD0BF4">
        <w:t xml:space="preserve"> and it was a disappointing experience </w:t>
      </w:r>
      <w:r w:rsidR="00FD0BF4" w:rsidRPr="00FD0BF4">
        <w:rPr>
          <w:color w:val="FFFFFF" w:themeColor="background1"/>
          <w:highlight w:val="red"/>
        </w:rPr>
        <w:t>to</w:t>
      </w:r>
      <w:r w:rsidR="00FD0BF4" w:rsidRPr="00FD0BF4">
        <w:rPr>
          <w:color w:val="FFFFFF" w:themeColor="background1"/>
        </w:rPr>
        <w:t> </w:t>
      </w:r>
      <w:r w:rsidR="00FD0BF4" w:rsidRPr="00FD0BF4">
        <w:t xml:space="preserve">because I had been sent to them with an imminent recommendation. </w:t>
      </w:r>
      <w:r w:rsidR="00FD0BF4">
        <w:br/>
      </w:r>
      <w:r w:rsidR="00FD0BF4" w:rsidRPr="00FD0BF4">
        <w:t>There were several issues </w:t>
      </w:r>
      <w:r w:rsidR="00FD0BF4" w:rsidRPr="00FD0BF4">
        <w:rPr>
          <w:highlight w:val="yellow"/>
        </w:rPr>
        <w:t>regarding</w:t>
      </w:r>
      <w:r w:rsidR="00FD0BF4" w:rsidRPr="00FD0BF4">
        <w:t xml:space="preserve"> customer service, along with many billing </w:t>
      </w:r>
      <w:r w:rsidR="00FD0BF4" w:rsidRPr="00FD0BF4">
        <w:t>issues</w:t>
      </w:r>
      <w:r w:rsidR="00FD0BF4" w:rsidRPr="00FD0BF4">
        <w:rPr>
          <w:highlight w:val="yellow"/>
        </w:rPr>
        <w:t>,</w:t>
      </w:r>
      <w:r w:rsidR="00FD0BF4" w:rsidRPr="00FD0BF4">
        <w:t xml:space="preserve"> and I had </w:t>
      </w:r>
      <w:r w:rsidR="00FD0BF4" w:rsidRPr="00FD0BF4">
        <w:rPr>
          <w:highlight w:val="yellow"/>
        </w:rPr>
        <w:t>to</w:t>
      </w:r>
      <w:r w:rsidR="00FD0BF4" w:rsidRPr="00FD0BF4">
        <w:t xml:space="preserve"> deal with their bad customer service quite frequently. </w:t>
      </w:r>
      <w:r w:rsidR="00FD0BF4">
        <w:br/>
      </w:r>
      <w:r w:rsidR="00FD0BF4" w:rsidRPr="00FD0BF4">
        <w:t>The agents were always rude and seemed as </w:t>
      </w:r>
      <w:r w:rsidR="00FD0BF4" w:rsidRPr="00FD0BF4">
        <w:rPr>
          <w:highlight w:val="yellow"/>
        </w:rPr>
        <w:t>though</w:t>
      </w:r>
      <w:r w:rsidR="00FD0BF4" w:rsidRPr="00FD0BF4">
        <w:t> they had other business to attend </w:t>
      </w:r>
      <w:r w:rsidR="00FD0BF4" w:rsidRPr="00FD0BF4">
        <w:rPr>
          <w:highlight w:val="yellow"/>
        </w:rPr>
        <w:t>to</w:t>
      </w:r>
      <w:r w:rsidR="00FD0BF4" w:rsidRPr="00FD0BF4">
        <w:t xml:space="preserve">. </w:t>
      </w:r>
      <w:r w:rsidR="00FD0BF4">
        <w:br/>
      </w:r>
      <w:r w:rsidR="00FD0BF4" w:rsidRPr="00FD0BF4">
        <w:t>I was often put on hold and one time an agent even implied that I was mistaken, even though I had my bill in front of </w:t>
      </w:r>
      <w:r w:rsidR="00FD0BF4" w:rsidRPr="00FD0BF4">
        <w:rPr>
          <w:highlight w:val="yellow"/>
        </w:rPr>
        <w:t>me</w:t>
      </w:r>
      <w:r w:rsidR="00FD0BF4" w:rsidRPr="00FD0BF4">
        <w:t>. These </w:t>
      </w:r>
      <w:r w:rsidR="00FD0BF4" w:rsidRPr="00FD0BF4">
        <w:rPr>
          <w:highlight w:val="yellow"/>
        </w:rPr>
        <w:t>continued</w:t>
      </w:r>
      <w:r w:rsidR="00FD0BF4" w:rsidRPr="00FD0BF4">
        <w:t xml:space="preserve"> issues combined with other minor </w:t>
      </w:r>
      <w:r w:rsidR="00FD0BF4" w:rsidRPr="00FD0BF4">
        <w:t>problems</w:t>
      </w:r>
      <w:r w:rsidR="00FD0BF4" w:rsidRPr="00FD0BF4">
        <w:rPr>
          <w:highlight w:val="yellow"/>
        </w:rPr>
        <w:t>,</w:t>
      </w:r>
      <w:r w:rsidR="00FD0BF4" w:rsidRPr="00FD0BF4">
        <w:t xml:space="preserve"> including things such as</w:t>
      </w:r>
      <w:r w:rsidR="00FD0BF4" w:rsidRPr="00FD0BF4">
        <w:rPr>
          <w:color w:val="FFFFFF" w:themeColor="background1"/>
          <w:highlight w:val="red"/>
        </w:rPr>
        <w:t>,</w:t>
      </w:r>
      <w:r w:rsidR="00FD0BF4" w:rsidRPr="00FD0BF4">
        <w:t> inconvenient applications and hidden fees, simply made this company a nightmare for me to deal with. This was such a </w:t>
      </w:r>
      <w:r w:rsidR="00FD0BF4" w:rsidRPr="00FD0BF4">
        <w:rPr>
          <w:highlight w:val="yellow"/>
        </w:rPr>
        <w:t>waste</w:t>
      </w:r>
      <w:r w:rsidR="00FD0BF4" w:rsidRPr="00FD0BF4">
        <w:t> of my time.</w:t>
      </w:r>
    </w:p>
    <w:p w14:paraId="354D6A9F" w14:textId="25F88641" w:rsidR="000507BF" w:rsidRPr="00EA3EEF" w:rsidRDefault="00EA3EEF" w:rsidP="00FD0BF4">
      <w:pPr>
        <w:pBdr>
          <w:top w:val="single" w:sz="12" w:space="1" w:color="auto"/>
          <w:bottom w:val="single" w:sz="12" w:space="1" w:color="auto"/>
        </w:pBdr>
        <w:spacing w:after="0"/>
      </w:pPr>
      <w:r w:rsidRPr="00EA3EEF">
        <w:rPr>
          <w:b/>
          <w:bCs/>
        </w:rPr>
        <w:t>Ashford Insurance Company Review</w:t>
      </w:r>
      <w:r w:rsidRPr="00EA3EEF">
        <w:br/>
      </w:r>
      <w:r w:rsidR="00FD0BF4" w:rsidRPr="00FD0BF4">
        <w:t>This company is amazing! I was browsing their website and when I saw the premium, I </w:t>
      </w:r>
      <w:r w:rsidR="00FD0BF4" w:rsidRPr="00FD0BF4">
        <w:rPr>
          <w:highlight w:val="yellow"/>
        </w:rPr>
        <w:t>laid</w:t>
      </w:r>
      <w:r w:rsidR="00FD0BF4" w:rsidRPr="00FD0BF4">
        <w:t> down my laptop and started crying! It was half what I paid </w:t>
      </w:r>
      <w:r w:rsidR="00FD0BF4" w:rsidRPr="00FD0BF4">
        <w:rPr>
          <w:highlight w:val="yellow"/>
        </w:rPr>
        <w:t>for</w:t>
      </w:r>
      <w:r w:rsidR="00FD0BF4" w:rsidRPr="00FD0BF4">
        <w:t xml:space="preserve"> the same coverage. </w:t>
      </w:r>
      <w:r w:rsidR="00FD0BF4">
        <w:br/>
      </w:r>
      <w:r w:rsidR="00FD0BF4" w:rsidRPr="00FD0BF4">
        <w:t xml:space="preserve">Also, </w:t>
      </w:r>
      <w:r w:rsidR="00FD0BF4" w:rsidRPr="00FD0BF4">
        <w:rPr>
          <w:highlight w:val="yellow"/>
        </w:rPr>
        <w:t>on</w:t>
      </w:r>
      <w:r w:rsidR="00FD0BF4" w:rsidRPr="00FD0BF4">
        <w:t> top of all this, their customer support is phenomenal.</w:t>
      </w:r>
    </w:p>
    <w:p w14:paraId="00000010" w14:textId="0AB74535" w:rsidR="00EA3EEF" w:rsidRDefault="00EA3EEF" w:rsidP="00FD0BF4">
      <w:pPr>
        <w:spacing w:after="0"/>
      </w:pPr>
      <w:r w:rsidRPr="00EA3EEF">
        <w:rPr>
          <w:b/>
          <w:bCs/>
        </w:rPr>
        <w:t>Capital One Credit Card Review</w:t>
      </w:r>
      <w:r w:rsidRPr="00EA3EEF">
        <w:br/>
      </w:r>
      <w:r w:rsidR="00FD0BF4" w:rsidRPr="00FD0BF4">
        <w:t xml:space="preserve">I recently got a job and was on the market for a credit card. </w:t>
      </w:r>
      <w:r w:rsidR="00FD0BF4">
        <w:br/>
      </w:r>
      <w:r w:rsidR="00FD0BF4" w:rsidRPr="00FD0BF4">
        <w:t>The </w:t>
      </w:r>
      <w:r w:rsidR="00FD0BF4" w:rsidRPr="00FD0BF4">
        <w:rPr>
          <w:highlight w:val="yellow"/>
        </w:rPr>
        <w:t>Capital</w:t>
      </w:r>
      <w:r w:rsidR="00FD0BF4" w:rsidRPr="00FD0BF4">
        <w:t> One Credit Card caught my eye because it had something I wanted</w:t>
      </w:r>
      <w:r w:rsidR="00FD0BF4" w:rsidRPr="00FD0BF4">
        <w:rPr>
          <w:color w:val="FFFFFF" w:themeColor="background1"/>
          <w:highlight w:val="red"/>
        </w:rPr>
        <w:t>,</w:t>
      </w:r>
      <w:r w:rsidR="00FD0BF4" w:rsidRPr="00FD0BF4">
        <w:t xml:space="preserve"> that no other eligible card had. </w:t>
      </w:r>
      <w:r w:rsidR="00FD0BF4">
        <w:br/>
      </w:r>
      <w:r w:rsidR="00FD0BF4" w:rsidRPr="00FD0BF4">
        <w:t xml:space="preserve">I used the card for gas money because it had amazing cash back on travel purchases. </w:t>
      </w:r>
      <w:r w:rsidR="00FD0BF4">
        <w:br/>
      </w:r>
      <w:r w:rsidR="00FD0BF4" w:rsidRPr="00FD0BF4">
        <w:t>Moreover, they explained the terms </w:t>
      </w:r>
      <w:r w:rsidR="00FD0BF4" w:rsidRPr="00FD0BF4">
        <w:rPr>
          <w:highlight w:val="yellow"/>
        </w:rPr>
        <w:t>well</w:t>
      </w:r>
      <w:r w:rsidR="00FD0BF4" w:rsidRPr="00FD0BF4">
        <w:t> enough to make me understand everything I needed to know. Basically, it's the credit card </w:t>
      </w:r>
      <w:r w:rsidR="00FD0BF4" w:rsidRPr="00FD0BF4">
        <w:rPr>
          <w:highlight w:val="yellow"/>
        </w:rPr>
        <w:t>for</w:t>
      </w:r>
      <w:r w:rsidR="00FD0BF4" w:rsidRPr="00FD0BF4">
        <w:t xml:space="preserve"> dummies. </w:t>
      </w:r>
      <w:r w:rsidR="00FD0BF4">
        <w:br/>
      </w:r>
      <w:r w:rsidR="00FD0BF4" w:rsidRPr="00FD0BF4">
        <w:t xml:space="preserve">I definitely recommend Capital One for anyone looking to get a </w:t>
      </w:r>
      <w:r w:rsidR="00FD0BF4" w:rsidRPr="00FD0BF4">
        <w:rPr>
          <w:highlight w:val="yellow"/>
        </w:rPr>
        <w:t>no-hassle</w:t>
      </w:r>
      <w:r w:rsidR="00FD0BF4" w:rsidRPr="00FD0BF4">
        <w:t> straightforward credit card. From what I </w:t>
      </w:r>
      <w:r w:rsidR="00FD0BF4" w:rsidRPr="00FD0BF4">
        <w:rPr>
          <w:highlight w:val="yellow"/>
        </w:rPr>
        <w:t>hear</w:t>
      </w:r>
      <w:r w:rsidR="00FD0BF4">
        <w:t xml:space="preserve"> </w:t>
      </w:r>
      <w:r w:rsidR="00FD0BF4" w:rsidRPr="00FD0BF4">
        <w:t>they are definitely expanding and they deserve it!</w:t>
      </w:r>
    </w:p>
    <w:p w14:paraId="00000012" w14:textId="3280FF82" w:rsidR="00137E23" w:rsidRDefault="00137E23" w:rsidP="00EA3EEF">
      <w:pPr>
        <w:jc w:val="both"/>
      </w:pPr>
    </w:p>
    <w:sectPr w:rsidR="00137E23" w:rsidSect="00FD0BF4">
      <w:pgSz w:w="12240" w:h="15840"/>
      <w:pgMar w:top="1440" w:right="1440" w:bottom="27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555A6"/>
    <w:multiLevelType w:val="multilevel"/>
    <w:tmpl w:val="D32E0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19769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E23"/>
    <w:rsid w:val="000507BF"/>
    <w:rsid w:val="00131DE5"/>
    <w:rsid w:val="00137E23"/>
    <w:rsid w:val="00252250"/>
    <w:rsid w:val="005B43FC"/>
    <w:rsid w:val="00B562EB"/>
    <w:rsid w:val="00D26E55"/>
    <w:rsid w:val="00DE5905"/>
    <w:rsid w:val="00EA3EEF"/>
    <w:rsid w:val="00FD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3D4A9"/>
  <w15:docId w15:val="{A19D82E8-E1EE-44DB-9C1F-C1F17998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7B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MAHMOUD ABDALLAH</cp:lastModifiedBy>
  <cp:revision>4</cp:revision>
  <dcterms:created xsi:type="dcterms:W3CDTF">2026-07-27T20:59:00Z</dcterms:created>
  <dcterms:modified xsi:type="dcterms:W3CDTF">2026-07-27T21:50:00Z</dcterms:modified>
</cp:coreProperties>
</file>